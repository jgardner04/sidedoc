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Title with </w:t>
      </w:r>
      <w:ins w:id="1" w:author="Test Author" w:date="2026-01-15T10:30:00Z">
        <w:r>
          <w:t xml:space="preserve">inserted</w:t>
        </w:r>
      </w:ins>
      <w:r>
        <w:t xml:space="preserve"> text</w:t>
      </w:r>
    </w:p>
    <w:p>
      <w:pPr>
        <w:pStyle w:val="Heading2"/>
      </w:pPr>
      <w:r>
        <w:t xml:space="preserve">Subtitle </w:t>
      </w:r>
      <w:del w:id="2" w:author="Test Author" w:date="2026-01-15T10:30:00Z">
        <w:r>
          <w:delText xml:space="preserve">removed</w:delText>
        </w:r>
      </w:del>
      <w:r>
        <w:t xml:space="preserve">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