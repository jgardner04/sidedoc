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</w:pPr>
      <w:r>
        <w:t xml:space="preserve">First </w:t>
      </w:r>
      <w:ins w:id="1" w:author="Test Author" w:date="2026-01-15T10:30:00Z">
        <w:r>
          <w:t xml:space="preserve">added</w:t>
        </w:r>
      </w:ins>
      <w:r>
        <w:t xml:space="preserve"> item</w:t>
      </w:r>
    </w:p>
    <w:p>
      <w:pPr>
        <w:pStyle w:val="ListBullet"/>
      </w:pPr>
      <w:r>
        <w:t xml:space="preserve">Second </w:t>
      </w:r>
      <w:del w:id="2" w:author="Test Author" w:date="2026-01-15T10:30:00Z">
        <w:r>
          <w:delText xml:space="preserve">removed</w:delText>
        </w:r>
      </w:del>
      <w:r>
        <w:t xml:space="preserve"> item</w:t>
      </w:r>
    </w:p>
    <w:p>
      <w:pPr>
        <w:pStyle w:val="ListNumber"/>
      </w:pPr>
      <w:r>
        <w:t xml:space="preserve">Numbered </w:t>
      </w:r>
      <w:ins w:id="3" w:author="Test Author" w:date="2026-01-15T10:30:00Z">
        <w:r>
          <w:t xml:space="preserve">inserted</w:t>
        </w:r>
      </w:ins>
      <w:r>
        <w:t xml:space="preserve"> item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