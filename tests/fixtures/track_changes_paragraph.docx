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</w:t>
      </w:r>
      <w:ins w:id="1" w:author="Test Author" w:date="2026-01-15T11:00:00Z">
        <w:r>
          <w:t xml:space="preserve">has</w:t>
        </w:r>
      </w:ins>
      <w:r>
        <w:t xml:space="preserve"> multiple </w:t>
      </w:r>
      <w:del w:id="2" w:author="Test Author" w:date="2026-01-15T11:00:00Z">
        <w:r>
          <w:delText xml:space="preserve">removed</w:delText>
        </w:r>
      </w:del>
      <w:r>
        <w:t xml:space="preserve"> changes </w:t>
      </w:r>
      <w:ins w:id="3" w:author="Test Author" w:date="2026-01-15T11:00:00Z">
        <w:r>
          <w:t xml:space="preserve">added</w:t>
        </w:r>
      </w:ins>
      <w:r>
        <w:t xml:space="preserve"> 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