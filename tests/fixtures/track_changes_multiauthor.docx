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Alice </w:t>
      </w:r>
      <w:ins w:id="1" w:author="Alice" w:date="2026-01-15T09:00:00Z">
        <w:r>
          <w:t xml:space="preserve">added this</w:t>
        </w:r>
      </w:ins>
    </w:p>
    <w:p>
      <w:r>
        <w:t xml:space="preserve">Bob </w:t>
      </w:r>
      <w:del w:id="2" w:author="Bob" w:date="2026-01-15T10:00:00Z">
        <w:r>
          <w:delText xml:space="preserve">removed this </w:delText>
        </w:r>
      </w:del>
      <w:r>
        <w:t xml:space="preserve">world</w:t>
      </w:r>
    </w:p>
    <w:p>
      <w:ins w:id="3" w:author="Charlie" w:date="2026-01-15T11:00:00Z">
        <w:r>
          <w:t xml:space="preserve">Charlie added</w:t>
        </w:r>
      </w:ins>
      <w:r>
        <w:t xml:space="preserve"> and </w:t>
      </w:r>
      <w:del w:id="4" w:author="Dave" w:date="2026-01-15T12:00:00Z">
        <w:r>
          <w:delText xml:space="preserve">Dave removed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