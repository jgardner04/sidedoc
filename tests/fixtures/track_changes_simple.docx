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some text.</w:t>
      </w:r>
    </w:p>
    <w:p>
      <w:r>
        <w:t xml:space="preserve">Hello </w:t>
      </w:r>
      <w:ins w:id="1" w:author="Test Author" w:date="2026-01-15T10:30:00Z">
        <w:r>
          <w:t xml:space="preserve">inserted</w:t>
        </w:r>
      </w:ins>
      <w:r>
        <w:t xml:space="preserve"> world</w:t>
      </w:r>
    </w:p>
    <w:p>
      <w:r>
        <w:t xml:space="preserve">Hello </w:t>
      </w:r>
      <w:del w:id="2" w:author="Test Author" w:date="2026-01-15T10:30:00Z">
        <w:r>
          <w:delText xml:space="preserve">deleted </w:delText>
        </w:r>
      </w:del>
      <w:r>
        <w:t xml:space="preserve"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